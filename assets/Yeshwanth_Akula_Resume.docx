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F7FA" w14:textId="5FC1B433" w:rsidR="001E6F70" w:rsidRPr="00145A44" w:rsidRDefault="001E6F70" w:rsidP="001E6F70">
      <w:pPr>
        <w:spacing w:before="62"/>
        <w:ind w:left="153"/>
        <w:jc w:val="both"/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t>Yeshwanth Akula</w:t>
      </w:r>
    </w:p>
    <w:p w14:paraId="7CF92BCD" w14:textId="31CF23DB" w:rsidR="001E6F70" w:rsidRPr="00145A44" w:rsidRDefault="00B53AC7" w:rsidP="001E6F70">
      <w:pPr>
        <w:spacing w:before="62"/>
        <w:ind w:left="153"/>
        <w:jc w:val="both"/>
        <w:rPr>
          <w:b/>
          <w:color w:val="000000" w:themeColor="text1"/>
        </w:rPr>
      </w:pPr>
      <w:r w:rsidRPr="00B53AC7">
        <w:rPr>
          <w:b/>
          <w:color w:val="000000" w:themeColor="text1"/>
        </w:rPr>
        <w:t>Software Engineering Graduate (ML Focus)</w:t>
      </w:r>
    </w:p>
    <w:p w14:paraId="7E124C95" w14:textId="0A64E090" w:rsidR="001E6F70" w:rsidRPr="00145A44" w:rsidRDefault="001E6F70" w:rsidP="001E6F70">
      <w:pPr>
        <w:tabs>
          <w:tab w:val="left" w:pos="7657"/>
        </w:tabs>
        <w:spacing w:line="229" w:lineRule="exact"/>
        <w:ind w:left="153"/>
        <w:jc w:val="both"/>
        <w:rPr>
          <w:color w:val="000000" w:themeColor="text1"/>
        </w:rPr>
      </w:pPr>
      <w:r w:rsidRPr="00145A44">
        <w:rPr>
          <w:b/>
          <w:color w:val="000000" w:themeColor="text1"/>
        </w:rPr>
        <w:t>Email:</w:t>
      </w:r>
      <w:r w:rsidRPr="00145A44">
        <w:rPr>
          <w:color w:val="000000" w:themeColor="text1"/>
        </w:rPr>
        <w:t xml:space="preserve"> </w:t>
      </w:r>
      <w:hyperlink r:id="rId5" w:history="1">
        <w:r w:rsidRPr="001E307E">
          <w:rPr>
            <w:rStyle w:val="Hyperlink"/>
          </w:rPr>
          <w:t>Akulayeshwanth3@gmail.com</w:t>
        </w:r>
      </w:hyperlink>
      <w:r w:rsidRPr="00145A44">
        <w:rPr>
          <w:color w:val="000000" w:themeColor="text1"/>
        </w:rPr>
        <w:tab/>
      </w:r>
      <w:r w:rsidRPr="00145A44">
        <w:rPr>
          <w:b/>
          <w:color w:val="000000" w:themeColor="text1"/>
          <w:spacing w:val="-2"/>
        </w:rPr>
        <w:t>Contact:</w:t>
      </w:r>
      <w:r w:rsidRPr="00145A44">
        <w:rPr>
          <w:b/>
          <w:color w:val="000000" w:themeColor="text1"/>
          <w:spacing w:val="20"/>
        </w:rPr>
        <w:t xml:space="preserve"> </w:t>
      </w:r>
      <w:r w:rsidRPr="00145A44">
        <w:rPr>
          <w:color w:val="000000" w:themeColor="text1"/>
          <w:spacing w:val="-2"/>
        </w:rPr>
        <w:t>+1(</w:t>
      </w:r>
      <w:r>
        <w:rPr>
          <w:color w:val="000000" w:themeColor="text1"/>
          <w:spacing w:val="-2"/>
        </w:rPr>
        <w:t>557</w:t>
      </w:r>
      <w:r w:rsidRPr="00145A44">
        <w:rPr>
          <w:color w:val="000000" w:themeColor="text1"/>
          <w:spacing w:val="-2"/>
        </w:rPr>
        <w:t>)-</w:t>
      </w:r>
      <w:r>
        <w:rPr>
          <w:color w:val="000000" w:themeColor="text1"/>
          <w:spacing w:val="-2"/>
        </w:rPr>
        <w:t>220</w:t>
      </w:r>
      <w:r w:rsidRPr="00145A44">
        <w:rPr>
          <w:color w:val="000000" w:themeColor="text1"/>
          <w:spacing w:val="-2"/>
        </w:rPr>
        <w:t>-</w:t>
      </w:r>
      <w:r w:rsidR="00A03BDE">
        <w:rPr>
          <w:color w:val="000000" w:themeColor="text1"/>
          <w:spacing w:val="-2"/>
        </w:rPr>
        <w:t>4624</w:t>
      </w:r>
    </w:p>
    <w:p w14:paraId="1F10ECBD" w14:textId="35991FA3" w:rsidR="001E6F70" w:rsidRPr="00145A44" w:rsidRDefault="001E6F70" w:rsidP="001E6F70">
      <w:pPr>
        <w:pStyle w:val="BodyText"/>
        <w:spacing w:line="229" w:lineRule="exact"/>
        <w:ind w:left="153" w:firstLine="0"/>
        <w:jc w:val="both"/>
        <w:rPr>
          <w:color w:val="000000" w:themeColor="text1"/>
          <w:sz w:val="22"/>
          <w:szCs w:val="22"/>
        </w:rPr>
      </w:pPr>
      <w:r w:rsidRPr="00145A44">
        <w:rPr>
          <w:b/>
          <w:color w:val="000000" w:themeColor="text1"/>
          <w:spacing w:val="-2"/>
          <w:sz w:val="22"/>
          <w:szCs w:val="22"/>
        </w:rPr>
        <w:t>LinkedIn:</w:t>
      </w:r>
      <w:r w:rsidR="008F76EC">
        <w:rPr>
          <w:b/>
          <w:color w:val="000000" w:themeColor="text1"/>
          <w:spacing w:val="-2"/>
          <w:sz w:val="22"/>
          <w:szCs w:val="22"/>
        </w:rPr>
        <w:t xml:space="preserve"> </w:t>
      </w:r>
      <w:hyperlink r:id="rId6" w:history="1">
        <w:r w:rsidR="008F76EC" w:rsidRPr="00AC6877">
          <w:rPr>
            <w:rStyle w:val="Hyperlink"/>
            <w:b/>
            <w:spacing w:val="-2"/>
            <w:sz w:val="22"/>
            <w:szCs w:val="22"/>
          </w:rPr>
          <w:t>https://www.linkedin.com/in/yeshwanth-akula-0339a925b/</w:t>
        </w:r>
      </w:hyperlink>
    </w:p>
    <w:p w14:paraId="6756C4D5" w14:textId="77777777" w:rsidR="001E6F70" w:rsidRPr="00145A44" w:rsidRDefault="001E6F70" w:rsidP="001E6F70">
      <w:pPr>
        <w:spacing w:before="1" w:line="273" w:lineRule="auto"/>
        <w:ind w:left="153" w:right="6987"/>
        <w:jc w:val="both"/>
        <w:rPr>
          <w:b/>
          <w:color w:val="000000" w:themeColor="text1"/>
          <w:u w:val="single"/>
        </w:rPr>
      </w:pPr>
      <w:r w:rsidRPr="00145A44">
        <w:rPr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689AA64" wp14:editId="6A5A73E6">
                <wp:simplePos x="0" y="0"/>
                <wp:positionH relativeFrom="page">
                  <wp:posOffset>438912</wp:posOffset>
                </wp:positionH>
                <wp:positionV relativeFrom="paragraph">
                  <wp:posOffset>160248</wp:posOffset>
                </wp:positionV>
                <wp:extent cx="6553200" cy="69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6985">
                              <a:moveTo>
                                <a:pt x="6552946" y="0"/>
                              </a:moveTo>
                              <a:lnTo>
                                <a:pt x="0" y="0"/>
                              </a:lnTo>
                              <a:lnTo>
                                <a:pt x="0" y="6400"/>
                              </a:lnTo>
                              <a:lnTo>
                                <a:pt x="6552946" y="6400"/>
                              </a:lnTo>
                              <a:lnTo>
                                <a:pt x="6552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1A3C0" id="Graphic 1" o:spid="_x0000_s1026" style="position:absolute;margin-left:34.55pt;margin-top:12.6pt;width:516pt;height:.5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" path="m6552946,l,,,6400r6552946,l6552946,xe" fillcolor="black" stroked="f">
                <v:path arrowok="t"/>
                <w10:wrap anchorx="page"/>
              </v:shape>
            </w:pict>
          </mc:Fallback>
        </mc:AlternateContent>
      </w:r>
      <w:r w:rsidRPr="00145A44">
        <w:rPr>
          <w:b/>
          <w:color w:val="000000" w:themeColor="text1"/>
        </w:rPr>
        <w:t xml:space="preserve"> </w:t>
      </w:r>
      <w:r w:rsidRPr="00145A44">
        <w:rPr>
          <w:b/>
          <w:color w:val="000000" w:themeColor="text1"/>
          <w:u w:val="single"/>
        </w:rPr>
        <w:t>Professional Summary:</w:t>
      </w:r>
    </w:p>
    <w:p w14:paraId="06CA05BC" w14:textId="6C3EFE13" w:rsidR="001E6F70" w:rsidRPr="00145A44" w:rsidRDefault="00B615D4" w:rsidP="00B615D4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proofErr w:type="gramStart"/>
      <w:r w:rsidRPr="00B615D4">
        <w:rPr>
          <w:bCs/>
          <w:color w:val="000000" w:themeColor="text1"/>
        </w:rPr>
        <w:t>Graduate</w:t>
      </w:r>
      <w:proofErr w:type="gramEnd"/>
      <w:r w:rsidRPr="00B615D4">
        <w:rPr>
          <w:bCs/>
          <w:color w:val="000000" w:themeColor="text1"/>
        </w:rPr>
        <w:t xml:space="preserve"> student in Computer Science </w:t>
      </w:r>
      <w:r w:rsidRPr="00B615D4">
        <w:rPr>
          <w:b/>
          <w:color w:val="000000" w:themeColor="text1"/>
        </w:rPr>
        <w:t>specializing in machine learning and recommendation systems</w:t>
      </w:r>
      <w:r w:rsidRPr="00B615D4">
        <w:rPr>
          <w:bCs/>
          <w:color w:val="000000" w:themeColor="text1"/>
        </w:rPr>
        <w:t xml:space="preserve">, with hands-on experience in content ranking, user preference modeling, and </w:t>
      </w:r>
      <w:r w:rsidRPr="00B615D4">
        <w:rPr>
          <w:b/>
          <w:color w:val="000000" w:themeColor="text1"/>
        </w:rPr>
        <w:t>deep learning</w:t>
      </w:r>
      <w:r w:rsidRPr="00B615D4">
        <w:rPr>
          <w:bCs/>
          <w:color w:val="000000" w:themeColor="text1"/>
        </w:rPr>
        <w:t xml:space="preserve"> using </w:t>
      </w:r>
      <w:proofErr w:type="spellStart"/>
      <w:r w:rsidRPr="00B615D4">
        <w:rPr>
          <w:b/>
          <w:color w:val="000000" w:themeColor="text1"/>
        </w:rPr>
        <w:t>PyTorch</w:t>
      </w:r>
      <w:proofErr w:type="spellEnd"/>
      <w:r w:rsidRPr="00B615D4">
        <w:rPr>
          <w:b/>
          <w:color w:val="000000" w:themeColor="text1"/>
        </w:rPr>
        <w:t>.</w:t>
      </w:r>
      <w:r w:rsidRPr="00B615D4">
        <w:rPr>
          <w:bCs/>
          <w:color w:val="000000" w:themeColor="text1"/>
        </w:rPr>
        <w:t xml:space="preserve"> Experienced in building data-driven pipelines for recommendation and classification tasks, evaluating models using metrics such as Precision, Recall, and AUC. Strong foundation in </w:t>
      </w:r>
      <w:r w:rsidRPr="00B615D4">
        <w:rPr>
          <w:b/>
          <w:color w:val="000000" w:themeColor="text1"/>
        </w:rPr>
        <w:t>Python, data structures, and applied machine learning,</w:t>
      </w:r>
      <w:r w:rsidRPr="00B615D4">
        <w:rPr>
          <w:bCs/>
          <w:color w:val="000000" w:themeColor="text1"/>
        </w:rPr>
        <w:t xml:space="preserve"> with a keen interest in large-scale eCommerce and content recommendation </w:t>
      </w:r>
      <w:proofErr w:type="gramStart"/>
      <w:r w:rsidRPr="00B615D4">
        <w:rPr>
          <w:bCs/>
          <w:color w:val="000000" w:themeColor="text1"/>
        </w:rPr>
        <w:t>systems..</w:t>
      </w:r>
      <w:proofErr w:type="gramEnd"/>
    </w:p>
    <w:p w14:paraId="52C44D3C" w14:textId="77777777" w:rsidR="00B56D28" w:rsidRDefault="00B56D28" w:rsidP="001E6F70">
      <w:pPr>
        <w:ind w:left="153"/>
        <w:jc w:val="both"/>
        <w:rPr>
          <w:b/>
          <w:color w:val="000000" w:themeColor="text1"/>
          <w:u w:val="single"/>
        </w:rPr>
      </w:pPr>
    </w:p>
    <w:p w14:paraId="11D68409" w14:textId="5E7BE9C7" w:rsidR="001E6F70" w:rsidRPr="00145A44" w:rsidRDefault="001E6F70" w:rsidP="001E6F70">
      <w:pPr>
        <w:ind w:left="153"/>
        <w:jc w:val="both"/>
        <w:rPr>
          <w:b/>
          <w:color w:val="000000" w:themeColor="text1"/>
          <w:spacing w:val="-2"/>
          <w:u w:val="single"/>
        </w:rPr>
      </w:pPr>
      <w:r w:rsidRPr="00145A44">
        <w:rPr>
          <w:b/>
          <w:color w:val="000000" w:themeColor="text1"/>
          <w:u w:val="single"/>
        </w:rPr>
        <w:t>Technical</w:t>
      </w:r>
      <w:r w:rsidRPr="00145A44">
        <w:rPr>
          <w:b/>
          <w:color w:val="000000" w:themeColor="text1"/>
          <w:spacing w:val="-11"/>
          <w:u w:val="single"/>
        </w:rPr>
        <w:t xml:space="preserve"> </w:t>
      </w:r>
      <w:r w:rsidRPr="00145A44">
        <w:rPr>
          <w:b/>
          <w:color w:val="000000" w:themeColor="text1"/>
          <w:spacing w:val="-2"/>
          <w:u w:val="single"/>
        </w:rPr>
        <w:t>Skills:</w:t>
      </w:r>
      <w:ins w:id="0" w:author="mouni nalluri" w:date="2025-04-13T22:24:00Z">
        <w:r w:rsidRPr="00145A44" w:rsidDel="00FA2E07">
          <w:rPr>
            <w:b/>
            <w:color w:val="000000" w:themeColor="text1"/>
            <w:spacing w:val="-2"/>
            <w:u w:val="single"/>
          </w:rPr>
          <w:t xml:space="preserve"> 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6411"/>
      </w:tblGrid>
      <w:tr w:rsidR="001E6F70" w:rsidRPr="00145A44" w14:paraId="0A976BCE" w14:textId="77777777" w:rsidTr="00AE1802">
        <w:tc>
          <w:tcPr>
            <w:tcW w:w="4045" w:type="dxa"/>
          </w:tcPr>
          <w:p w14:paraId="6D94023E" w14:textId="77777777" w:rsidR="001E6F70" w:rsidRPr="00145A44" w:rsidRDefault="001E6F70" w:rsidP="00AE1802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Programming Languages</w:t>
            </w:r>
          </w:p>
        </w:tc>
        <w:tc>
          <w:tcPr>
            <w:tcW w:w="6411" w:type="dxa"/>
          </w:tcPr>
          <w:p w14:paraId="6226EE78" w14:textId="14461C18" w:rsidR="001E6F70" w:rsidRPr="00145A44" w:rsidRDefault="00D37A03" w:rsidP="00AE1802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Python, Java, C, SQL</w:t>
            </w:r>
          </w:p>
        </w:tc>
      </w:tr>
      <w:tr w:rsidR="001804A0" w:rsidRPr="00145A44" w14:paraId="4C1B418F" w14:textId="77777777" w:rsidTr="00AE1802">
        <w:tc>
          <w:tcPr>
            <w:tcW w:w="4045" w:type="dxa"/>
          </w:tcPr>
          <w:p w14:paraId="60493FBE" w14:textId="11DDE1CA" w:rsidR="001804A0" w:rsidRPr="00145A44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Machine Learning &amp; Data Tools</w:t>
            </w:r>
          </w:p>
        </w:tc>
        <w:tc>
          <w:tcPr>
            <w:tcW w:w="6411" w:type="dxa"/>
          </w:tcPr>
          <w:p w14:paraId="751F4808" w14:textId="2B8C0FF9" w:rsidR="001804A0" w:rsidRPr="00D37A03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 xml:space="preserve">Python (Pandas, NumPy, Matplotlib), Google </w:t>
            </w:r>
            <w:proofErr w:type="spellStart"/>
            <w:r w:rsidRPr="00D37A03">
              <w:rPr>
                <w:color w:val="000000" w:themeColor="text1"/>
                <w:lang w:val="en-US"/>
              </w:rPr>
              <w:t>Colab</w:t>
            </w:r>
            <w:proofErr w:type="spellEnd"/>
          </w:p>
        </w:tc>
      </w:tr>
      <w:tr w:rsidR="001804A0" w:rsidRPr="00145A44" w14:paraId="2F54C471" w14:textId="77777777" w:rsidTr="00AE1802">
        <w:tc>
          <w:tcPr>
            <w:tcW w:w="4045" w:type="dxa"/>
          </w:tcPr>
          <w:p w14:paraId="6E0F7B20" w14:textId="67881597" w:rsidR="001804A0" w:rsidRPr="00145A44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Databases</w:t>
            </w:r>
          </w:p>
        </w:tc>
        <w:tc>
          <w:tcPr>
            <w:tcW w:w="64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7"/>
            </w:tblGrid>
            <w:tr w:rsidR="001804A0" w:rsidRPr="00D37A03" w14:paraId="3DAD1E83" w14:textId="77777777" w:rsidTr="005F01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7DB84" w14:textId="77777777" w:rsidR="001804A0" w:rsidRPr="00D37A03" w:rsidRDefault="001804A0" w:rsidP="001804A0">
                  <w:pPr>
                    <w:rPr>
                      <w:color w:val="000000" w:themeColor="text1"/>
                    </w:rPr>
                  </w:pPr>
                  <w:r w:rsidRPr="00D37A03">
                    <w:rPr>
                      <w:color w:val="000000" w:themeColor="text1"/>
                    </w:rPr>
                    <w:t>MySQL, Firebase</w:t>
                  </w:r>
                </w:p>
              </w:tc>
            </w:tr>
          </w:tbl>
          <w:p w14:paraId="62F36ACA" w14:textId="21798210" w:rsidR="001804A0" w:rsidRPr="00145A44" w:rsidRDefault="001804A0" w:rsidP="001804A0">
            <w:pPr>
              <w:rPr>
                <w:color w:val="000000" w:themeColor="text1"/>
              </w:rPr>
            </w:pPr>
          </w:p>
        </w:tc>
      </w:tr>
      <w:tr w:rsidR="001804A0" w:rsidRPr="00145A44" w14:paraId="7CDF2903" w14:textId="77777777" w:rsidTr="00AE1802">
        <w:tc>
          <w:tcPr>
            <w:tcW w:w="4045" w:type="dxa"/>
          </w:tcPr>
          <w:p w14:paraId="6200DC98" w14:textId="0E37B440" w:rsidR="001804A0" w:rsidRPr="00145A44" w:rsidRDefault="001804A0" w:rsidP="001804A0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Web Technologies</w:t>
            </w:r>
          </w:p>
        </w:tc>
        <w:tc>
          <w:tcPr>
            <w:tcW w:w="6411" w:type="dxa"/>
          </w:tcPr>
          <w:p w14:paraId="561BA03D" w14:textId="4D7F6F9C" w:rsidR="001804A0" w:rsidRPr="00145A44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HTML, CSS, JavaScript</w:t>
            </w:r>
          </w:p>
        </w:tc>
      </w:tr>
      <w:tr w:rsidR="001804A0" w:rsidRPr="00145A44" w14:paraId="34CDBF47" w14:textId="77777777" w:rsidTr="00AE1802">
        <w:tc>
          <w:tcPr>
            <w:tcW w:w="4045" w:type="dxa"/>
          </w:tcPr>
          <w:p w14:paraId="183544AA" w14:textId="502643C9" w:rsidR="001804A0" w:rsidRPr="00145A44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Mobile App Development</w:t>
            </w:r>
          </w:p>
        </w:tc>
        <w:tc>
          <w:tcPr>
            <w:tcW w:w="6411" w:type="dxa"/>
          </w:tcPr>
          <w:p w14:paraId="4E97E8E0" w14:textId="1718DFC3" w:rsidR="001804A0" w:rsidRPr="00145A44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Android (Java, XML, Firebase)</w:t>
            </w:r>
          </w:p>
        </w:tc>
      </w:tr>
      <w:tr w:rsidR="001804A0" w:rsidRPr="00145A44" w14:paraId="4D26117C" w14:textId="77777777" w:rsidTr="00AE1802">
        <w:tc>
          <w:tcPr>
            <w:tcW w:w="4045" w:type="dxa"/>
          </w:tcPr>
          <w:p w14:paraId="54E63202" w14:textId="53D60FDA" w:rsidR="001804A0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Version Control &amp; Tools</w:t>
            </w:r>
          </w:p>
        </w:tc>
        <w:tc>
          <w:tcPr>
            <w:tcW w:w="6411" w:type="dxa"/>
          </w:tcPr>
          <w:p w14:paraId="1E1956DD" w14:textId="6E1F116E" w:rsidR="001804A0" w:rsidRPr="00FA4E3F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GitHub, MS Excel</w:t>
            </w:r>
          </w:p>
        </w:tc>
      </w:tr>
      <w:tr w:rsidR="001804A0" w:rsidRPr="00145A44" w14:paraId="01D01714" w14:textId="77777777" w:rsidTr="00AE1802">
        <w:tc>
          <w:tcPr>
            <w:tcW w:w="4045" w:type="dxa"/>
          </w:tcPr>
          <w:p w14:paraId="48799A89" w14:textId="4F03B1ED" w:rsidR="001804A0" w:rsidRPr="00145A44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Core Competencies</w:t>
            </w:r>
          </w:p>
        </w:tc>
        <w:tc>
          <w:tcPr>
            <w:tcW w:w="6411" w:type="dxa"/>
          </w:tcPr>
          <w:p w14:paraId="7C2A6776" w14:textId="45286C39" w:rsidR="001804A0" w:rsidRPr="00145A44" w:rsidRDefault="001804A0" w:rsidP="001804A0">
            <w:pPr>
              <w:rPr>
                <w:color w:val="000000" w:themeColor="text1"/>
              </w:rPr>
            </w:pPr>
            <w:r w:rsidRPr="00D37A03">
              <w:rPr>
                <w:color w:val="000000" w:themeColor="text1"/>
                <w:lang w:val="en-US"/>
              </w:rPr>
              <w:t>Data Structures, Problem Solving, Analytical Thinking, Team Collaboration</w:t>
            </w:r>
          </w:p>
        </w:tc>
      </w:tr>
    </w:tbl>
    <w:p w14:paraId="75F7C1FF" w14:textId="77777777" w:rsidR="001E6F70" w:rsidRPr="00145A44" w:rsidRDefault="001E6F70" w:rsidP="001E6F70">
      <w:pPr>
        <w:jc w:val="both"/>
        <w:rPr>
          <w:b/>
          <w:color w:val="000000" w:themeColor="text1"/>
          <w:spacing w:val="-2"/>
          <w:u w:val="single"/>
        </w:rPr>
      </w:pPr>
    </w:p>
    <w:p w14:paraId="3CDA4993" w14:textId="77777777" w:rsidR="001E6F70" w:rsidRDefault="001E6F70" w:rsidP="001E6F70">
      <w:pPr>
        <w:ind w:left="142"/>
        <w:jc w:val="both"/>
        <w:rPr>
          <w:b/>
          <w:color w:val="000000" w:themeColor="text1"/>
          <w:u w:val="single"/>
        </w:rPr>
      </w:pPr>
    </w:p>
    <w:p w14:paraId="4F4D9B62" w14:textId="6F4ED298" w:rsidR="002616FE" w:rsidRDefault="00B56D28" w:rsidP="002616FE">
      <w:pPr>
        <w:ind w:left="142"/>
        <w:jc w:val="both"/>
        <w:rPr>
          <w:b/>
          <w:color w:val="000000" w:themeColor="text1"/>
          <w:spacing w:val="-2"/>
          <w:u w:val="single"/>
        </w:rPr>
      </w:pPr>
      <w:r w:rsidRPr="00B56D28">
        <w:rPr>
          <w:b/>
          <w:color w:val="000000" w:themeColor="text1"/>
          <w:spacing w:val="-2"/>
          <w:u w:val="single"/>
        </w:rPr>
        <w:t>Academic &amp; Technical Projects</w:t>
      </w:r>
      <w:r w:rsidR="001E6F70" w:rsidRPr="00145A44">
        <w:rPr>
          <w:b/>
          <w:color w:val="000000" w:themeColor="text1"/>
          <w:spacing w:val="-2"/>
          <w:u w:val="single"/>
        </w:rPr>
        <w:t>:</w:t>
      </w:r>
    </w:p>
    <w:p w14:paraId="0862A721" w14:textId="77777777" w:rsidR="002616FE" w:rsidRDefault="002616FE" w:rsidP="002616FE">
      <w:pPr>
        <w:ind w:left="142"/>
        <w:jc w:val="both"/>
        <w:rPr>
          <w:b/>
          <w:color w:val="000000" w:themeColor="text1"/>
          <w:spacing w:val="-2"/>
          <w:u w:val="single"/>
        </w:rPr>
      </w:pPr>
    </w:p>
    <w:p w14:paraId="0EF2EEEB" w14:textId="1AD14BA2" w:rsidR="002616FE" w:rsidRPr="00145A44" w:rsidRDefault="00A23290" w:rsidP="002616FE">
      <w:pPr>
        <w:tabs>
          <w:tab w:val="left" w:pos="8075"/>
        </w:tabs>
        <w:spacing w:before="228"/>
        <w:ind w:left="153" w:right="4"/>
        <w:jc w:val="both"/>
        <w:rPr>
          <w:b/>
          <w:color w:val="000000" w:themeColor="text1"/>
          <w:spacing w:val="-13"/>
        </w:rPr>
      </w:pPr>
      <w:r w:rsidRPr="00A23290">
        <w:rPr>
          <w:b/>
          <w:color w:val="000000" w:themeColor="text1"/>
        </w:rPr>
        <w:t>Movie Recommendation System (Content-Based Ranking)</w:t>
      </w:r>
    </w:p>
    <w:p w14:paraId="18C46F3C" w14:textId="77777777" w:rsidR="002616FE" w:rsidRPr="00145A44" w:rsidRDefault="002616FE" w:rsidP="002616FE">
      <w:pPr>
        <w:spacing w:line="229" w:lineRule="exact"/>
        <w:ind w:left="153" w:right="4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  <w:spacing w:val="-2"/>
        </w:rPr>
        <w:t>Responsibilities:</w:t>
      </w:r>
    </w:p>
    <w:p w14:paraId="42EC1DAC" w14:textId="77777777" w:rsidR="002616FE" w:rsidRPr="00145A44" w:rsidRDefault="002616FE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6B2025">
        <w:rPr>
          <w:color w:val="000000" w:themeColor="text1"/>
        </w:rPr>
        <w:t xml:space="preserve">Developed a </w:t>
      </w:r>
      <w:r w:rsidRPr="006B2025">
        <w:rPr>
          <w:b/>
          <w:bCs/>
          <w:color w:val="000000" w:themeColor="text1"/>
        </w:rPr>
        <w:t>content-based movie recommendation system</w:t>
      </w:r>
      <w:r w:rsidRPr="006B2025">
        <w:rPr>
          <w:color w:val="000000" w:themeColor="text1"/>
        </w:rPr>
        <w:t xml:space="preserve"> that suggests movies based on user preferences and similarity scores between movie attributes.</w:t>
      </w:r>
    </w:p>
    <w:p w14:paraId="773B3742" w14:textId="77777777" w:rsidR="002616FE" w:rsidRPr="006A285E" w:rsidRDefault="002616FE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6B2025">
        <w:rPr>
          <w:color w:val="000000" w:themeColor="text1"/>
        </w:rPr>
        <w:t xml:space="preserve">Collected and processed datasets containing thousands of movies, genres, and user ratings using </w:t>
      </w:r>
      <w:r w:rsidRPr="006B2025">
        <w:rPr>
          <w:b/>
          <w:bCs/>
          <w:color w:val="000000" w:themeColor="text1"/>
        </w:rPr>
        <w:t>Pandas and NumPy</w:t>
      </w:r>
      <w:r w:rsidRPr="006B2025">
        <w:rPr>
          <w:color w:val="000000" w:themeColor="text1"/>
        </w:rPr>
        <w:t xml:space="preserve"> for data manipulation.</w:t>
      </w:r>
    </w:p>
    <w:p w14:paraId="3B7927F0" w14:textId="4B6875CD" w:rsidR="002616FE" w:rsidRPr="001804A0" w:rsidRDefault="002616FE" w:rsidP="001804A0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6B2025">
        <w:rPr>
          <w:color w:val="000000" w:themeColor="text1"/>
        </w:rPr>
        <w:t xml:space="preserve">Implemented </w:t>
      </w:r>
      <w:r w:rsidRPr="006B2025">
        <w:rPr>
          <w:b/>
          <w:bCs/>
          <w:color w:val="000000" w:themeColor="text1"/>
        </w:rPr>
        <w:t>data cleaning techniques</w:t>
      </w:r>
      <w:r w:rsidRPr="006B2025">
        <w:rPr>
          <w:color w:val="000000" w:themeColor="text1"/>
        </w:rPr>
        <w:t xml:space="preserve"> to handle missing, inconsistent, or duplicate records, ensuring high-quality </w:t>
      </w:r>
      <w:r w:rsidRPr="001804A0">
        <w:rPr>
          <w:color w:val="000000" w:themeColor="text1"/>
        </w:rPr>
        <w:t>inputs for model training.</w:t>
      </w:r>
    </w:p>
    <w:p w14:paraId="31FDEB18" w14:textId="77777777" w:rsidR="002616FE" w:rsidRDefault="002616FE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6B2025">
        <w:rPr>
          <w:color w:val="000000" w:themeColor="text1"/>
        </w:rPr>
        <w:t xml:space="preserve">Applied </w:t>
      </w:r>
      <w:r w:rsidRPr="006B2025">
        <w:rPr>
          <w:b/>
          <w:bCs/>
          <w:color w:val="000000" w:themeColor="text1"/>
        </w:rPr>
        <w:t>cosine similarity and correlation-based algorithms</w:t>
      </w:r>
      <w:r w:rsidRPr="006B2025">
        <w:rPr>
          <w:color w:val="000000" w:themeColor="text1"/>
        </w:rPr>
        <w:t xml:space="preserve"> to calculate relationships between movie metadata such as genres, directors, and keywords.</w:t>
      </w:r>
    </w:p>
    <w:p w14:paraId="7530C771" w14:textId="77777777" w:rsidR="002616FE" w:rsidRPr="006B2025" w:rsidRDefault="002616FE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6B2025">
        <w:rPr>
          <w:color w:val="000000" w:themeColor="text1"/>
        </w:rPr>
        <w:t xml:space="preserve">Visualized dataset trends using </w:t>
      </w:r>
      <w:r w:rsidRPr="006B2025">
        <w:rPr>
          <w:b/>
          <w:bCs/>
          <w:color w:val="000000" w:themeColor="text1"/>
        </w:rPr>
        <w:t>Matplotlib</w:t>
      </w:r>
      <w:r w:rsidRPr="006B2025">
        <w:rPr>
          <w:color w:val="000000" w:themeColor="text1"/>
        </w:rPr>
        <w:t xml:space="preserve"> and </w:t>
      </w:r>
      <w:r w:rsidRPr="006B2025">
        <w:rPr>
          <w:b/>
          <w:bCs/>
          <w:color w:val="000000" w:themeColor="text1"/>
        </w:rPr>
        <w:t>Seaborn</w:t>
      </w:r>
      <w:r w:rsidRPr="006B2025">
        <w:rPr>
          <w:color w:val="000000" w:themeColor="text1"/>
        </w:rPr>
        <w:t>, generating insights into genre popularity and user behavior patterns.</w:t>
      </w:r>
    </w:p>
    <w:p w14:paraId="6B601E14" w14:textId="77777777" w:rsidR="002616FE" w:rsidRDefault="002616FE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6B2025">
        <w:rPr>
          <w:color w:val="000000" w:themeColor="text1"/>
        </w:rPr>
        <w:t xml:space="preserve">Integrated the recommendation logic into a </w:t>
      </w:r>
      <w:r w:rsidRPr="006B2025">
        <w:rPr>
          <w:b/>
          <w:bCs/>
          <w:color w:val="000000" w:themeColor="text1"/>
        </w:rPr>
        <w:t>web-based interface</w:t>
      </w:r>
      <w:r w:rsidRPr="006B2025">
        <w:rPr>
          <w:color w:val="000000" w:themeColor="text1"/>
        </w:rPr>
        <w:t>, allowing users to input their preferences and receive real-time recommendations.</w:t>
      </w:r>
    </w:p>
    <w:p w14:paraId="616ED1FC" w14:textId="77777777" w:rsidR="002616FE" w:rsidRPr="00145A44" w:rsidRDefault="002616FE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proofErr w:type="gramStart"/>
      <w:r w:rsidRPr="006B2025">
        <w:rPr>
          <w:color w:val="000000" w:themeColor="text1"/>
        </w:rPr>
        <w:t>Tested</w:t>
      </w:r>
      <w:proofErr w:type="gramEnd"/>
      <w:r w:rsidRPr="006B2025">
        <w:rPr>
          <w:color w:val="000000" w:themeColor="text1"/>
        </w:rPr>
        <w:t xml:space="preserve"> multiple algorithms to compare performance and fine-tuned model parameters for better accuracy and responsiveness.</w:t>
      </w:r>
    </w:p>
    <w:p w14:paraId="737A9FF6" w14:textId="77777777" w:rsidR="002616FE" w:rsidRDefault="002616FE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6B2025">
        <w:rPr>
          <w:color w:val="000000" w:themeColor="text1"/>
        </w:rPr>
        <w:t>Documented the entire process from dataset preparation to recommendation deployment to facilitate reproducibility and future scalability.</w:t>
      </w:r>
    </w:p>
    <w:p w14:paraId="7E4B46AE" w14:textId="28FEA54E" w:rsidR="00A23290" w:rsidRDefault="00A23290" w:rsidP="002616F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A23290">
        <w:rPr>
          <w:color w:val="000000" w:themeColor="text1"/>
        </w:rPr>
        <w:t>Designed the recommendation pipeline to be scalable for large datasets and extensible to collaborative filtering or hybrid recommendation approaches.</w:t>
      </w:r>
    </w:p>
    <w:p w14:paraId="4257A464" w14:textId="77777777" w:rsidR="002616FE" w:rsidRDefault="002616FE" w:rsidP="002616F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</w:p>
    <w:p w14:paraId="1266DB2C" w14:textId="35A99235" w:rsidR="002616FE" w:rsidRDefault="002616FE" w:rsidP="002616FE">
      <w:pPr>
        <w:tabs>
          <w:tab w:val="left" w:pos="874"/>
        </w:tabs>
        <w:spacing w:line="244" w:lineRule="exact"/>
        <w:ind w:left="153"/>
        <w:jc w:val="both"/>
        <w:rPr>
          <w:color w:val="000000" w:themeColor="text1"/>
        </w:rPr>
      </w:pPr>
      <w:r>
        <w:rPr>
          <w:b/>
          <w:color w:val="000000" w:themeColor="text1"/>
        </w:rPr>
        <w:t xml:space="preserve">  </w:t>
      </w:r>
      <w:r w:rsidRPr="00145A44">
        <w:rPr>
          <w:b/>
          <w:color w:val="000000" w:themeColor="text1"/>
        </w:rPr>
        <w:t>Environment:</w:t>
      </w:r>
      <w:r>
        <w:rPr>
          <w:color w:val="000000" w:themeColor="text1"/>
        </w:rPr>
        <w:t xml:space="preserve"> </w:t>
      </w:r>
      <w:r w:rsidRPr="006A285E">
        <w:rPr>
          <w:color w:val="000000" w:themeColor="text1"/>
        </w:rPr>
        <w:t xml:space="preserve">Python 3.11, </w:t>
      </w:r>
      <w:proofErr w:type="spellStart"/>
      <w:r w:rsidRPr="006A285E">
        <w:rPr>
          <w:color w:val="000000" w:themeColor="text1"/>
        </w:rPr>
        <w:t>Jupyter</w:t>
      </w:r>
      <w:proofErr w:type="spellEnd"/>
      <w:r w:rsidRPr="006A285E">
        <w:rPr>
          <w:color w:val="000000" w:themeColor="text1"/>
        </w:rPr>
        <w:t xml:space="preserve"> Notebook, Google </w:t>
      </w:r>
      <w:proofErr w:type="spellStart"/>
      <w:r w:rsidRPr="006A285E">
        <w:rPr>
          <w:color w:val="000000" w:themeColor="text1"/>
        </w:rPr>
        <w:t>Colab</w:t>
      </w:r>
      <w:proofErr w:type="spellEnd"/>
      <w:r w:rsidRPr="006A285E">
        <w:rPr>
          <w:color w:val="000000" w:themeColor="text1"/>
        </w:rPr>
        <w:t>, Pandas, NumPy, Matplotlib, Seaborn, Scikit-</w:t>
      </w:r>
      <w:proofErr w:type="gramStart"/>
      <w:r w:rsidRPr="006A285E">
        <w:rPr>
          <w:color w:val="000000" w:themeColor="text1"/>
        </w:rPr>
        <w:t xml:space="preserve">learn, </w:t>
      </w:r>
      <w:r>
        <w:rPr>
          <w:color w:val="000000" w:themeColor="text1"/>
        </w:rPr>
        <w:t xml:space="preserve">  </w:t>
      </w:r>
      <w:proofErr w:type="gramEnd"/>
      <w:r>
        <w:rPr>
          <w:color w:val="000000" w:themeColor="text1"/>
        </w:rPr>
        <w:t xml:space="preserve">      </w:t>
      </w:r>
      <w:r w:rsidRPr="006A285E">
        <w:rPr>
          <w:color w:val="000000" w:themeColor="text1"/>
        </w:rPr>
        <w:t>Windows 10</w:t>
      </w:r>
    </w:p>
    <w:p w14:paraId="51F2F78F" w14:textId="77777777" w:rsidR="002616FE" w:rsidRDefault="002616FE" w:rsidP="002616FE">
      <w:pPr>
        <w:tabs>
          <w:tab w:val="left" w:pos="874"/>
        </w:tabs>
        <w:spacing w:line="244" w:lineRule="exact"/>
        <w:ind w:left="153"/>
        <w:jc w:val="both"/>
        <w:rPr>
          <w:color w:val="000000" w:themeColor="text1"/>
        </w:rPr>
      </w:pPr>
    </w:p>
    <w:p w14:paraId="1F1B7EEC" w14:textId="77777777" w:rsidR="002616FE" w:rsidRPr="00145A44" w:rsidRDefault="002616FE" w:rsidP="002616FE">
      <w:pPr>
        <w:tabs>
          <w:tab w:val="left" w:pos="8075"/>
        </w:tabs>
        <w:ind w:left="153" w:right="4"/>
        <w:jc w:val="both"/>
        <w:rPr>
          <w:b/>
          <w:color w:val="000000" w:themeColor="text1"/>
          <w:spacing w:val="80"/>
        </w:rPr>
      </w:pPr>
      <w:r w:rsidRPr="006A285E">
        <w:rPr>
          <w:b/>
          <w:color w:val="000000" w:themeColor="text1"/>
        </w:rPr>
        <w:t>Object Detection using YOLOv8</w:t>
      </w:r>
    </w:p>
    <w:p w14:paraId="7CE0D363" w14:textId="77777777" w:rsidR="002616FE" w:rsidRPr="00145A44" w:rsidRDefault="002616FE" w:rsidP="002616FE">
      <w:pPr>
        <w:spacing w:line="228" w:lineRule="exact"/>
        <w:ind w:left="153" w:right="4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  <w:spacing w:val="-2"/>
        </w:rPr>
        <w:t>Responsibilities:</w:t>
      </w:r>
    </w:p>
    <w:p w14:paraId="581A6AE2" w14:textId="77777777" w:rsidR="002616FE" w:rsidRPr="006A285E" w:rsidRDefault="002616FE" w:rsidP="002616FE">
      <w:pPr>
        <w:pStyle w:val="ListParagraph"/>
        <w:numPr>
          <w:ilvl w:val="0"/>
          <w:numId w:val="3"/>
        </w:numPr>
        <w:tabs>
          <w:tab w:val="left" w:pos="1162"/>
        </w:tabs>
        <w:spacing w:before="1"/>
        <w:ind w:left="567" w:hanging="283"/>
        <w:contextualSpacing w:val="0"/>
        <w:jc w:val="both"/>
        <w:rPr>
          <w:bCs/>
          <w:color w:val="000000" w:themeColor="text1"/>
        </w:rPr>
      </w:pPr>
      <w:r w:rsidRPr="006A285E">
        <w:rPr>
          <w:bCs/>
          <w:color w:val="000000" w:themeColor="text1"/>
        </w:rPr>
        <w:t xml:space="preserve">Implemented a </w:t>
      </w:r>
      <w:r w:rsidRPr="006A285E">
        <w:rPr>
          <w:b/>
          <w:bCs/>
          <w:color w:val="000000" w:themeColor="text1"/>
        </w:rPr>
        <w:t>deep learning model</w:t>
      </w:r>
      <w:r w:rsidRPr="006A285E">
        <w:rPr>
          <w:bCs/>
          <w:color w:val="000000" w:themeColor="text1"/>
        </w:rPr>
        <w:t xml:space="preserve"> using </w:t>
      </w:r>
      <w:r w:rsidRPr="006A285E">
        <w:rPr>
          <w:b/>
          <w:bCs/>
          <w:color w:val="000000" w:themeColor="text1"/>
        </w:rPr>
        <w:t>YOLOv8 (You Only Look Once)</w:t>
      </w:r>
      <w:r w:rsidRPr="006A285E">
        <w:rPr>
          <w:bCs/>
          <w:color w:val="000000" w:themeColor="text1"/>
        </w:rPr>
        <w:t xml:space="preserve"> to detect and classify multiple objects within images and videos.</w:t>
      </w:r>
    </w:p>
    <w:p w14:paraId="08834BED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color w:val="000000" w:themeColor="text1"/>
          <w:sz w:val="22"/>
          <w:szCs w:val="22"/>
        </w:rPr>
        <w:t>Prepared a comprehensive dataset by collecting, labeling, and annotating images, ensuring diverse and balanced class representation.</w:t>
      </w:r>
    </w:p>
    <w:p w14:paraId="30048530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color w:val="000000" w:themeColor="text1"/>
          <w:sz w:val="22"/>
          <w:szCs w:val="22"/>
        </w:rPr>
        <w:t xml:space="preserve">Performed </w:t>
      </w:r>
      <w:r w:rsidRPr="006A285E">
        <w:rPr>
          <w:b/>
          <w:bCs/>
          <w:color w:val="000000" w:themeColor="text1"/>
          <w:sz w:val="22"/>
          <w:szCs w:val="22"/>
        </w:rPr>
        <w:t>data preprocessing</w:t>
      </w:r>
      <w:r w:rsidRPr="006A285E">
        <w:rPr>
          <w:color w:val="000000" w:themeColor="text1"/>
          <w:sz w:val="22"/>
          <w:szCs w:val="22"/>
        </w:rPr>
        <w:t xml:space="preserve">, including resizing, augmentation, and normalization, to improve model generalization and </w:t>
      </w:r>
      <w:proofErr w:type="gramStart"/>
      <w:r w:rsidRPr="006A285E">
        <w:rPr>
          <w:color w:val="000000" w:themeColor="text1"/>
          <w:sz w:val="22"/>
          <w:szCs w:val="22"/>
        </w:rPr>
        <w:t>robustness..</w:t>
      </w:r>
      <w:proofErr w:type="gramEnd"/>
    </w:p>
    <w:p w14:paraId="38763DDB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color w:val="000000" w:themeColor="text1"/>
          <w:sz w:val="22"/>
          <w:szCs w:val="22"/>
        </w:rPr>
        <w:t xml:space="preserve">Trained the model on </w:t>
      </w:r>
      <w:r w:rsidRPr="006A285E">
        <w:rPr>
          <w:b/>
          <w:bCs/>
          <w:color w:val="000000" w:themeColor="text1"/>
          <w:sz w:val="22"/>
          <w:szCs w:val="22"/>
        </w:rPr>
        <w:t xml:space="preserve">Google </w:t>
      </w:r>
      <w:proofErr w:type="spellStart"/>
      <w:r w:rsidRPr="006A285E">
        <w:rPr>
          <w:b/>
          <w:bCs/>
          <w:color w:val="000000" w:themeColor="text1"/>
          <w:sz w:val="22"/>
          <w:szCs w:val="22"/>
        </w:rPr>
        <w:t>Colab</w:t>
      </w:r>
      <w:proofErr w:type="spellEnd"/>
      <w:r w:rsidRPr="006A285E">
        <w:rPr>
          <w:b/>
          <w:bCs/>
          <w:color w:val="000000" w:themeColor="text1"/>
          <w:sz w:val="22"/>
          <w:szCs w:val="22"/>
        </w:rPr>
        <w:t xml:space="preserve"> GPU runtime</w:t>
      </w:r>
      <w:r w:rsidRPr="006A285E">
        <w:rPr>
          <w:color w:val="000000" w:themeColor="text1"/>
          <w:sz w:val="22"/>
          <w:szCs w:val="22"/>
        </w:rPr>
        <w:t>, leveraging high-performance computing resources to accelerate the training process.</w:t>
      </w:r>
    </w:p>
    <w:p w14:paraId="2B2FD5F9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color w:val="000000" w:themeColor="text1"/>
          <w:sz w:val="22"/>
          <w:szCs w:val="22"/>
        </w:rPr>
        <w:t xml:space="preserve">Tuned </w:t>
      </w:r>
      <w:r w:rsidRPr="006A285E">
        <w:rPr>
          <w:b/>
          <w:bCs/>
          <w:color w:val="000000" w:themeColor="text1"/>
          <w:sz w:val="22"/>
          <w:szCs w:val="22"/>
        </w:rPr>
        <w:t>hyperparameters such as learning rate, confidence threshold, and batch size</w:t>
      </w:r>
      <w:r w:rsidRPr="006A285E">
        <w:rPr>
          <w:color w:val="000000" w:themeColor="text1"/>
          <w:sz w:val="22"/>
          <w:szCs w:val="22"/>
        </w:rPr>
        <w:t xml:space="preserve"> to optimize detection accuracy and minimize false positives.</w:t>
      </w:r>
    </w:p>
    <w:p w14:paraId="65307C02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sz w:val="22"/>
          <w:szCs w:val="22"/>
        </w:rPr>
        <w:lastRenderedPageBreak/>
        <w:t xml:space="preserve">Evaluated model performance using metrics like </w:t>
      </w:r>
      <w:r w:rsidRPr="006A285E">
        <w:rPr>
          <w:b/>
          <w:bCs/>
          <w:sz w:val="22"/>
          <w:szCs w:val="22"/>
        </w:rPr>
        <w:t>Precision, Recall, and Mean Average Precision (</w:t>
      </w:r>
      <w:proofErr w:type="spellStart"/>
      <w:r w:rsidRPr="006A285E">
        <w:rPr>
          <w:b/>
          <w:bCs/>
          <w:sz w:val="22"/>
          <w:szCs w:val="22"/>
        </w:rPr>
        <w:t>mAP</w:t>
      </w:r>
      <w:proofErr w:type="spellEnd"/>
      <w:r w:rsidRPr="006A285E">
        <w:rPr>
          <w:b/>
          <w:bCs/>
          <w:sz w:val="22"/>
          <w:szCs w:val="22"/>
        </w:rPr>
        <w:t>)</w:t>
      </w:r>
      <w:r w:rsidRPr="006A285E">
        <w:rPr>
          <w:sz w:val="22"/>
          <w:szCs w:val="22"/>
        </w:rPr>
        <w:t xml:space="preserve"> to measure detection quality.</w:t>
      </w:r>
    </w:p>
    <w:p w14:paraId="10124EAB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rFonts w:eastAsiaTheme="majorEastAsia"/>
          <w:sz w:val="22"/>
          <w:szCs w:val="22"/>
        </w:rPr>
        <w:t>Developed Python scripts to visualize bounding boxes, object labels, and confidence scores on both images and real-time video streams.</w:t>
      </w:r>
    </w:p>
    <w:p w14:paraId="2960A5DA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sz w:val="22"/>
          <w:szCs w:val="22"/>
        </w:rPr>
        <w:t>Compared results between different YOLO versions and training configurations to identify optimal model settings.</w:t>
      </w:r>
    </w:p>
    <w:p w14:paraId="7BC76AB8" w14:textId="77777777" w:rsidR="002616FE" w:rsidRPr="006A285E" w:rsidRDefault="002616FE" w:rsidP="002616F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sz w:val="22"/>
          <w:szCs w:val="22"/>
        </w:rPr>
        <w:t xml:space="preserve">Documented the workflow for </w:t>
      </w:r>
      <w:r w:rsidRPr="006A285E">
        <w:rPr>
          <w:b/>
          <w:bCs/>
          <w:sz w:val="22"/>
          <w:szCs w:val="22"/>
        </w:rPr>
        <w:t>future improvements and scalability</w:t>
      </w:r>
      <w:r w:rsidRPr="006A285E">
        <w:rPr>
          <w:sz w:val="22"/>
          <w:szCs w:val="22"/>
        </w:rPr>
        <w:t>, including potential real-world use cases like surveillance, robotics, and automation.</w:t>
      </w:r>
    </w:p>
    <w:p w14:paraId="2C55FC79" w14:textId="77777777" w:rsidR="002616FE" w:rsidRPr="006A285E" w:rsidRDefault="002616FE" w:rsidP="002616FE">
      <w:pPr>
        <w:pStyle w:val="NormalWeb"/>
        <w:ind w:left="142"/>
        <w:jc w:val="both"/>
        <w:rPr>
          <w:color w:val="000000" w:themeColor="text1"/>
          <w:sz w:val="22"/>
          <w:szCs w:val="22"/>
        </w:rPr>
      </w:pPr>
      <w:r w:rsidRPr="00145A44">
        <w:rPr>
          <w:b/>
          <w:color w:val="000000" w:themeColor="text1"/>
          <w:sz w:val="22"/>
          <w:szCs w:val="22"/>
        </w:rPr>
        <w:t>Environment:</w:t>
      </w:r>
      <w:r>
        <w:rPr>
          <w:b/>
          <w:color w:val="000000" w:themeColor="text1"/>
          <w:spacing w:val="38"/>
          <w:sz w:val="22"/>
          <w:szCs w:val="22"/>
        </w:rPr>
        <w:t xml:space="preserve"> </w:t>
      </w:r>
      <w:r w:rsidRPr="006A285E">
        <w:rPr>
          <w:bCs/>
          <w:color w:val="000000" w:themeColor="text1"/>
          <w:sz w:val="22"/>
          <w:szCs w:val="22"/>
        </w:rPr>
        <w:t xml:space="preserve">Python 3.11, Google </w:t>
      </w:r>
      <w:proofErr w:type="spellStart"/>
      <w:r w:rsidRPr="006A285E">
        <w:rPr>
          <w:bCs/>
          <w:color w:val="000000" w:themeColor="text1"/>
          <w:sz w:val="22"/>
          <w:szCs w:val="22"/>
        </w:rPr>
        <w:t>Colab</w:t>
      </w:r>
      <w:proofErr w:type="spellEnd"/>
      <w:r w:rsidRPr="006A285E">
        <w:rPr>
          <w:bCs/>
          <w:color w:val="000000" w:themeColor="text1"/>
          <w:sz w:val="22"/>
          <w:szCs w:val="22"/>
        </w:rPr>
        <w:t xml:space="preserve"> (GPU Runtime), YOLOv8 Framework, OpenCV, </w:t>
      </w:r>
      <w:proofErr w:type="spellStart"/>
      <w:r w:rsidRPr="006A285E">
        <w:rPr>
          <w:bCs/>
          <w:color w:val="000000" w:themeColor="text1"/>
          <w:sz w:val="22"/>
          <w:szCs w:val="22"/>
        </w:rPr>
        <w:t>PyTorch</w:t>
      </w:r>
      <w:proofErr w:type="spellEnd"/>
      <w:r w:rsidRPr="006A285E">
        <w:rPr>
          <w:bCs/>
          <w:color w:val="000000" w:themeColor="text1"/>
          <w:sz w:val="22"/>
          <w:szCs w:val="22"/>
        </w:rPr>
        <w:t xml:space="preserve">, Pandas, NumPy, Matplotlib, </w:t>
      </w:r>
      <w:proofErr w:type="spellStart"/>
      <w:r w:rsidRPr="006A285E">
        <w:rPr>
          <w:bCs/>
          <w:color w:val="000000" w:themeColor="text1"/>
          <w:sz w:val="22"/>
          <w:szCs w:val="22"/>
        </w:rPr>
        <w:t>LabelImg</w:t>
      </w:r>
      <w:proofErr w:type="spellEnd"/>
      <w:r w:rsidRPr="006A285E">
        <w:rPr>
          <w:bCs/>
          <w:color w:val="000000" w:themeColor="text1"/>
          <w:sz w:val="22"/>
          <w:szCs w:val="22"/>
        </w:rPr>
        <w:t>, Windows</w:t>
      </w:r>
      <w:r>
        <w:rPr>
          <w:bCs/>
          <w:color w:val="000000" w:themeColor="text1"/>
          <w:sz w:val="22"/>
          <w:szCs w:val="22"/>
        </w:rPr>
        <w:t>.</w:t>
      </w:r>
    </w:p>
    <w:p w14:paraId="109AD64A" w14:textId="77777777" w:rsidR="002616FE" w:rsidRPr="002616FE" w:rsidRDefault="002616FE" w:rsidP="002616FE">
      <w:pPr>
        <w:tabs>
          <w:tab w:val="left" w:pos="874"/>
        </w:tabs>
        <w:spacing w:line="244" w:lineRule="exact"/>
        <w:ind w:left="153"/>
        <w:jc w:val="both"/>
        <w:rPr>
          <w:color w:val="000000" w:themeColor="text1"/>
        </w:rPr>
      </w:pPr>
    </w:p>
    <w:p w14:paraId="5DB36C79" w14:textId="77777777" w:rsidR="00B56D28" w:rsidRDefault="00B56D28" w:rsidP="00B56D28">
      <w:pPr>
        <w:tabs>
          <w:tab w:val="left" w:pos="8378"/>
        </w:tabs>
        <w:ind w:left="142"/>
        <w:jc w:val="both"/>
        <w:rPr>
          <w:b/>
          <w:color w:val="000000" w:themeColor="text1"/>
          <w:spacing w:val="-5"/>
        </w:rPr>
      </w:pPr>
    </w:p>
    <w:p w14:paraId="09E63068" w14:textId="03292D17" w:rsidR="00B56D28" w:rsidRPr="00145A44" w:rsidRDefault="00B56D28" w:rsidP="00B56D28">
      <w:pPr>
        <w:tabs>
          <w:tab w:val="left" w:pos="8378"/>
        </w:tabs>
        <w:ind w:left="142"/>
        <w:jc w:val="both"/>
        <w:rPr>
          <w:b/>
          <w:color w:val="000000" w:themeColor="text1"/>
          <w:spacing w:val="-8"/>
        </w:rPr>
      </w:pPr>
      <w:r w:rsidRPr="00B56D28">
        <w:rPr>
          <w:b/>
          <w:color w:val="000000" w:themeColor="text1"/>
          <w:spacing w:val="-5"/>
        </w:rPr>
        <w:t>Online Food Ordering System</w:t>
      </w:r>
    </w:p>
    <w:p w14:paraId="5EDBBECD" w14:textId="00100F57" w:rsidR="001E6F70" w:rsidRPr="00145A44" w:rsidRDefault="001E6F70" w:rsidP="001E6F70">
      <w:pPr>
        <w:spacing w:before="1"/>
        <w:ind w:left="142" w:right="6987"/>
        <w:rPr>
          <w:b/>
          <w:color w:val="000000" w:themeColor="text1"/>
          <w:spacing w:val="-2"/>
        </w:rPr>
      </w:pPr>
      <w:r w:rsidRPr="00145A44">
        <w:rPr>
          <w:b/>
          <w:color w:val="000000" w:themeColor="text1"/>
          <w:spacing w:val="-2"/>
        </w:rPr>
        <w:t>Responsibilities:</w:t>
      </w:r>
    </w:p>
    <w:p w14:paraId="089DBF13" w14:textId="77777777" w:rsidR="00B56D28" w:rsidRDefault="00B56D28" w:rsidP="001E6F70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B56D28">
        <w:rPr>
          <w:bCs/>
          <w:color w:val="000000" w:themeColor="text1"/>
        </w:rPr>
        <w:t xml:space="preserve">Designed and developed a </w:t>
      </w:r>
      <w:r w:rsidRPr="00B56D28">
        <w:rPr>
          <w:b/>
          <w:bCs/>
          <w:color w:val="000000" w:themeColor="text1"/>
        </w:rPr>
        <w:t>secure, full-stack food ordering platform</w:t>
      </w:r>
      <w:r w:rsidRPr="00B56D28">
        <w:rPr>
          <w:bCs/>
          <w:color w:val="000000" w:themeColor="text1"/>
        </w:rPr>
        <w:t xml:space="preserve"> where customers can browse menus, add items to a cart, and complete online orders.</w:t>
      </w:r>
    </w:p>
    <w:p w14:paraId="0C3B5B26" w14:textId="77777777" w:rsidR="00B56D28" w:rsidRPr="00B56D28" w:rsidRDefault="00B56D28" w:rsidP="001E6F70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B56D28">
        <w:rPr>
          <w:b/>
          <w:color w:val="000000" w:themeColor="text1"/>
        </w:rPr>
        <w:t xml:space="preserve">Implemented </w:t>
      </w:r>
      <w:r w:rsidRPr="00B56D28">
        <w:rPr>
          <w:b/>
          <w:bCs/>
          <w:color w:val="000000" w:themeColor="text1"/>
        </w:rPr>
        <w:t>Java Servlets and JDBC</w:t>
      </w:r>
      <w:r w:rsidRPr="00B56D28">
        <w:rPr>
          <w:b/>
          <w:color w:val="000000" w:themeColor="text1"/>
        </w:rPr>
        <w:t xml:space="preserve"> to connect the web interface with a relational </w:t>
      </w:r>
      <w:r w:rsidRPr="00B56D28">
        <w:rPr>
          <w:b/>
          <w:bCs/>
          <w:color w:val="000000" w:themeColor="text1"/>
        </w:rPr>
        <w:t>SQL database</w:t>
      </w:r>
      <w:r w:rsidRPr="00B56D28">
        <w:rPr>
          <w:b/>
          <w:color w:val="000000" w:themeColor="text1"/>
        </w:rPr>
        <w:t>, ensuring real-time synchronization of orders and inventory.</w:t>
      </w:r>
    </w:p>
    <w:p w14:paraId="315D5F07" w14:textId="77777777" w:rsidR="00B56D28" w:rsidRDefault="00B56D28" w:rsidP="00B56D28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B56D28">
        <w:rPr>
          <w:bCs/>
          <w:color w:val="000000" w:themeColor="text1"/>
        </w:rPr>
        <w:t xml:space="preserve">Built a </w:t>
      </w:r>
      <w:r w:rsidRPr="00B56D28">
        <w:rPr>
          <w:b/>
          <w:bCs/>
          <w:color w:val="000000" w:themeColor="text1"/>
        </w:rPr>
        <w:t>modular architecture</w:t>
      </w:r>
      <w:r w:rsidRPr="00B56D28">
        <w:rPr>
          <w:bCs/>
          <w:color w:val="000000" w:themeColor="text1"/>
        </w:rPr>
        <w:t xml:space="preserve"> separating presentation, business logic, and data layers to improve scalability and maintainability.</w:t>
      </w:r>
    </w:p>
    <w:p w14:paraId="6544F93D" w14:textId="77777777" w:rsidR="00B56D28" w:rsidRDefault="00B56D28" w:rsidP="001E6F70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B56D28">
        <w:rPr>
          <w:bCs/>
          <w:color w:val="000000" w:themeColor="text1"/>
        </w:rPr>
        <w:t xml:space="preserve">Created a </w:t>
      </w:r>
      <w:r w:rsidRPr="00B56D28">
        <w:rPr>
          <w:b/>
          <w:bCs/>
          <w:color w:val="000000" w:themeColor="text1"/>
        </w:rPr>
        <w:t>responsive user interface</w:t>
      </w:r>
      <w:r w:rsidRPr="00B56D28">
        <w:rPr>
          <w:bCs/>
          <w:color w:val="000000" w:themeColor="text1"/>
        </w:rPr>
        <w:t xml:space="preserve"> using HTML, CSS, and JavaScript that adapts seamlessly across desktop and mobile devices.</w:t>
      </w:r>
    </w:p>
    <w:p w14:paraId="61174B1E" w14:textId="2F1FA04F" w:rsidR="001E6F70" w:rsidRPr="00B56D28" w:rsidRDefault="00B56D28" w:rsidP="001E6F70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B56D28">
        <w:rPr>
          <w:bCs/>
          <w:color w:val="000000" w:themeColor="text1"/>
        </w:rPr>
        <w:t xml:space="preserve">Integrated </w:t>
      </w:r>
      <w:r w:rsidRPr="00B56D28">
        <w:rPr>
          <w:b/>
          <w:bCs/>
          <w:color w:val="000000" w:themeColor="text1"/>
        </w:rPr>
        <w:t>user authentication, input validation, and session management</w:t>
      </w:r>
      <w:r w:rsidRPr="00B56D28">
        <w:rPr>
          <w:bCs/>
          <w:color w:val="000000" w:themeColor="text1"/>
        </w:rPr>
        <w:t xml:space="preserve"> to ensure data privacy and prevent unauthorized access.</w:t>
      </w:r>
    </w:p>
    <w:p w14:paraId="56B7B587" w14:textId="77777777" w:rsidR="00B56D28" w:rsidRDefault="00B56D28" w:rsidP="001E6F70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B56D28">
        <w:rPr>
          <w:bCs/>
          <w:color w:val="000000" w:themeColor="text1"/>
        </w:rPr>
        <w:t xml:space="preserve">Designed and optimized </w:t>
      </w:r>
      <w:r w:rsidRPr="00B56D28">
        <w:rPr>
          <w:b/>
          <w:bCs/>
          <w:color w:val="000000" w:themeColor="text1"/>
        </w:rPr>
        <w:t>database schemas</w:t>
      </w:r>
      <w:r w:rsidRPr="00B56D28">
        <w:rPr>
          <w:bCs/>
          <w:color w:val="000000" w:themeColor="text1"/>
        </w:rPr>
        <w:t xml:space="preserve"> for managing products, users, and transactions efficiently using SQL joins and stored procedures.</w:t>
      </w:r>
    </w:p>
    <w:p w14:paraId="322CD33B" w14:textId="77777777" w:rsidR="00B56D28" w:rsidRDefault="00B56D28" w:rsidP="001E6F70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B56D28">
        <w:rPr>
          <w:bCs/>
          <w:color w:val="000000" w:themeColor="text1"/>
        </w:rPr>
        <w:t xml:space="preserve">Conducted </w:t>
      </w:r>
      <w:r w:rsidRPr="00B56D28">
        <w:rPr>
          <w:b/>
          <w:bCs/>
          <w:color w:val="000000" w:themeColor="text1"/>
        </w:rPr>
        <w:t>manual testing and debugging</w:t>
      </w:r>
      <w:r w:rsidRPr="00B56D28">
        <w:rPr>
          <w:bCs/>
          <w:color w:val="000000" w:themeColor="text1"/>
        </w:rPr>
        <w:t xml:space="preserve"> to identify issues in data flow, query execution, and page navigation before deployment.</w:t>
      </w:r>
    </w:p>
    <w:p w14:paraId="6C461515" w14:textId="32081006" w:rsidR="001E6F70" w:rsidRDefault="006B2025" w:rsidP="001E6F70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6B2025">
        <w:rPr>
          <w:bCs/>
          <w:color w:val="000000" w:themeColor="text1"/>
        </w:rPr>
        <w:t xml:space="preserve">Enhanced user experience by adding </w:t>
      </w:r>
      <w:r w:rsidRPr="006B2025">
        <w:rPr>
          <w:b/>
          <w:bCs/>
          <w:color w:val="000000" w:themeColor="text1"/>
        </w:rPr>
        <w:t>order tracking, search filters, and interactive UI elements</w:t>
      </w:r>
      <w:r w:rsidRPr="006B2025">
        <w:rPr>
          <w:bCs/>
          <w:color w:val="000000" w:themeColor="text1"/>
        </w:rPr>
        <w:t xml:space="preserve"> to improve customer engagement.</w:t>
      </w:r>
    </w:p>
    <w:p w14:paraId="73C0A1CA" w14:textId="77777777" w:rsidR="006A285E" w:rsidRPr="00B56D28" w:rsidRDefault="006A285E" w:rsidP="006A285E">
      <w:pPr>
        <w:pStyle w:val="ListParagraph"/>
        <w:tabs>
          <w:tab w:val="left" w:pos="567"/>
        </w:tabs>
        <w:spacing w:line="244" w:lineRule="exact"/>
        <w:ind w:left="567"/>
        <w:contextualSpacing w:val="0"/>
        <w:jc w:val="both"/>
        <w:rPr>
          <w:bCs/>
          <w:color w:val="000000" w:themeColor="text1"/>
        </w:rPr>
      </w:pPr>
    </w:p>
    <w:p w14:paraId="5701B61E" w14:textId="19DF3829" w:rsidR="001E6F70" w:rsidRPr="00145A44" w:rsidRDefault="006A285E" w:rsidP="001E6F70">
      <w:pPr>
        <w:tabs>
          <w:tab w:val="left" w:pos="874"/>
        </w:tabs>
        <w:spacing w:line="244" w:lineRule="exact"/>
        <w:ind w:left="153"/>
        <w:rPr>
          <w:color w:val="000000" w:themeColor="text1"/>
        </w:rPr>
      </w:pPr>
      <w:r>
        <w:rPr>
          <w:b/>
          <w:color w:val="000000" w:themeColor="text1"/>
        </w:rPr>
        <w:t xml:space="preserve">  </w:t>
      </w:r>
      <w:r w:rsidR="001E6F70" w:rsidRPr="00145A44">
        <w:rPr>
          <w:b/>
          <w:color w:val="000000" w:themeColor="text1"/>
        </w:rPr>
        <w:t>Environment:</w:t>
      </w:r>
      <w:r w:rsidR="001E6F70" w:rsidRPr="00145A44">
        <w:rPr>
          <w:b/>
          <w:color w:val="000000" w:themeColor="text1"/>
          <w:spacing w:val="-10"/>
        </w:rPr>
        <w:t xml:space="preserve"> </w:t>
      </w:r>
      <w:r w:rsidRPr="006A285E">
        <w:rPr>
          <w:color w:val="000000" w:themeColor="text1"/>
        </w:rPr>
        <w:t>Java, JDK 17, Apache Tomcat, MySQL, JDBC, HTML, CSS, JavaScript, Eclipse IDE, Windows 10</w:t>
      </w:r>
    </w:p>
    <w:p w14:paraId="06070D9B" w14:textId="77777777" w:rsidR="00B02815" w:rsidRDefault="00B02815" w:rsidP="001E6F70">
      <w:pPr>
        <w:ind w:left="153" w:right="6987"/>
        <w:rPr>
          <w:b/>
          <w:color w:val="000000" w:themeColor="text1"/>
        </w:rPr>
      </w:pPr>
    </w:p>
    <w:p w14:paraId="2B7433C7" w14:textId="2D79F2E1" w:rsidR="00B02815" w:rsidRDefault="00B02815" w:rsidP="001E6F70">
      <w:pPr>
        <w:ind w:left="153" w:right="6987"/>
        <w:rPr>
          <w:b/>
          <w:color w:val="000000" w:themeColor="text1"/>
        </w:rPr>
      </w:pPr>
      <w:r w:rsidRPr="00B02815">
        <w:rPr>
          <w:b/>
          <w:color w:val="000000" w:themeColor="text1"/>
        </w:rPr>
        <w:t>Student Android</w:t>
      </w:r>
      <w:r>
        <w:rPr>
          <w:b/>
          <w:color w:val="000000" w:themeColor="text1"/>
        </w:rPr>
        <w:t xml:space="preserve"> App</w:t>
      </w:r>
    </w:p>
    <w:p w14:paraId="552DF703" w14:textId="36DBDB2E" w:rsidR="001E6F70" w:rsidRPr="00145A44" w:rsidRDefault="001E6F70" w:rsidP="001E6F70">
      <w:pPr>
        <w:ind w:left="153" w:right="6987"/>
        <w:rPr>
          <w:b/>
          <w:color w:val="000000" w:themeColor="text1"/>
        </w:rPr>
      </w:pPr>
      <w:r w:rsidRPr="00145A44">
        <w:rPr>
          <w:b/>
          <w:color w:val="000000" w:themeColor="text1"/>
          <w:spacing w:val="-2"/>
        </w:rPr>
        <w:t>Responsibilities:</w:t>
      </w:r>
    </w:p>
    <w:p w14:paraId="5F6A132B" w14:textId="286B1120" w:rsidR="001E6F70" w:rsidRPr="00145A44" w:rsidRDefault="00B02815" w:rsidP="001E6F7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spacing w:before="1"/>
        <w:ind w:left="567" w:right="213" w:hanging="283"/>
        <w:contextualSpacing w:val="0"/>
        <w:jc w:val="both"/>
        <w:rPr>
          <w:bCs/>
          <w:color w:val="000000" w:themeColor="text1"/>
        </w:rPr>
      </w:pPr>
      <w:r w:rsidRPr="00B02815">
        <w:rPr>
          <w:bCs/>
          <w:color w:val="000000" w:themeColor="text1"/>
        </w:rPr>
        <w:t xml:space="preserve">Designed and developed a </w:t>
      </w:r>
      <w:r w:rsidRPr="00B02815">
        <w:rPr>
          <w:b/>
          <w:bCs/>
          <w:color w:val="000000" w:themeColor="text1"/>
        </w:rPr>
        <w:t>feature-rich Android application</w:t>
      </w:r>
      <w:r w:rsidRPr="00B02815">
        <w:rPr>
          <w:bCs/>
          <w:color w:val="000000" w:themeColor="text1"/>
        </w:rPr>
        <w:t xml:space="preserve"> that enables students to manage academic activities, announcements, and real-time notifications.</w:t>
      </w:r>
    </w:p>
    <w:p w14:paraId="036E33BD" w14:textId="6B88BA55" w:rsidR="001E6F70" w:rsidRPr="00145A44" w:rsidRDefault="00B02815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B02815">
        <w:rPr>
          <w:color w:val="000000" w:themeColor="text1"/>
          <w:sz w:val="22"/>
          <w:szCs w:val="22"/>
        </w:rPr>
        <w:t xml:space="preserve">Utilized </w:t>
      </w:r>
      <w:r w:rsidRPr="00B02815">
        <w:rPr>
          <w:b/>
          <w:bCs/>
          <w:color w:val="000000" w:themeColor="text1"/>
          <w:sz w:val="22"/>
          <w:szCs w:val="22"/>
        </w:rPr>
        <w:t>Java and XML</w:t>
      </w:r>
      <w:r w:rsidRPr="00B02815">
        <w:rPr>
          <w:color w:val="000000" w:themeColor="text1"/>
          <w:sz w:val="22"/>
          <w:szCs w:val="22"/>
        </w:rPr>
        <w:t xml:space="preserve"> for front-end development, building a clean, user-friendly layout with interactive navigation between multiple fragments and activities.</w:t>
      </w:r>
    </w:p>
    <w:p w14:paraId="41AD83A4" w14:textId="77777777" w:rsidR="00B02815" w:rsidRDefault="00B02815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B02815">
        <w:rPr>
          <w:color w:val="000000" w:themeColor="text1"/>
          <w:sz w:val="22"/>
          <w:szCs w:val="22"/>
        </w:rPr>
        <w:t xml:space="preserve">Configured </w:t>
      </w:r>
      <w:r w:rsidRPr="00B02815">
        <w:rPr>
          <w:b/>
          <w:bCs/>
          <w:color w:val="000000" w:themeColor="text1"/>
          <w:sz w:val="22"/>
          <w:szCs w:val="22"/>
        </w:rPr>
        <w:t>Firebase Authentication</w:t>
      </w:r>
      <w:r w:rsidRPr="00B02815">
        <w:rPr>
          <w:color w:val="000000" w:themeColor="text1"/>
          <w:sz w:val="22"/>
          <w:szCs w:val="22"/>
        </w:rPr>
        <w:t xml:space="preserve"> for secure login and </w:t>
      </w:r>
      <w:r w:rsidRPr="00B02815">
        <w:rPr>
          <w:b/>
          <w:bCs/>
          <w:color w:val="000000" w:themeColor="text1"/>
          <w:sz w:val="22"/>
          <w:szCs w:val="22"/>
        </w:rPr>
        <w:t>Firebase Realtime Database</w:t>
      </w:r>
      <w:r w:rsidRPr="00B02815">
        <w:rPr>
          <w:color w:val="000000" w:themeColor="text1"/>
          <w:sz w:val="22"/>
          <w:szCs w:val="22"/>
        </w:rPr>
        <w:t xml:space="preserve"> to synchronize user data and announcements instantly.</w:t>
      </w:r>
    </w:p>
    <w:p w14:paraId="613E1E39" w14:textId="77777777" w:rsidR="00B02815" w:rsidRDefault="00B02815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B02815">
        <w:rPr>
          <w:color w:val="000000" w:themeColor="text1"/>
          <w:sz w:val="22"/>
          <w:szCs w:val="22"/>
        </w:rPr>
        <w:t xml:space="preserve">Implemented </w:t>
      </w:r>
      <w:r w:rsidRPr="00B02815">
        <w:rPr>
          <w:b/>
          <w:bCs/>
          <w:color w:val="000000" w:themeColor="text1"/>
          <w:sz w:val="22"/>
          <w:szCs w:val="22"/>
        </w:rPr>
        <w:t>CRUD operations</w:t>
      </w:r>
      <w:r w:rsidRPr="00B02815">
        <w:rPr>
          <w:color w:val="000000" w:themeColor="text1"/>
          <w:sz w:val="22"/>
          <w:szCs w:val="22"/>
        </w:rPr>
        <w:t xml:space="preserve"> (Create, Read, Update, Delete) to manage student profiles, assignments, and schedules dynamically.</w:t>
      </w:r>
    </w:p>
    <w:p w14:paraId="5613BB5A" w14:textId="11398579" w:rsidR="001E6F70" w:rsidRPr="00B02815" w:rsidRDefault="00B02815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B02815">
        <w:rPr>
          <w:color w:val="000000" w:themeColor="text1"/>
          <w:sz w:val="22"/>
          <w:szCs w:val="22"/>
        </w:rPr>
        <w:t>Built custom adapters and recycle</w:t>
      </w:r>
      <w:r>
        <w:rPr>
          <w:color w:val="000000" w:themeColor="text1"/>
          <w:sz w:val="22"/>
          <w:szCs w:val="22"/>
        </w:rPr>
        <w:t xml:space="preserve"> </w:t>
      </w:r>
      <w:r w:rsidRPr="00B02815">
        <w:rPr>
          <w:color w:val="000000" w:themeColor="text1"/>
          <w:sz w:val="22"/>
          <w:szCs w:val="22"/>
        </w:rPr>
        <w:t>reviews for displaying data efficiently, enhancing both app speed and usability.</w:t>
      </w:r>
    </w:p>
    <w:p w14:paraId="7BF2F7F2" w14:textId="77777777" w:rsidR="00B02815" w:rsidRPr="00B02815" w:rsidRDefault="00B02815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B02815">
        <w:rPr>
          <w:rFonts w:eastAsiaTheme="majorEastAsia"/>
          <w:color w:val="000000" w:themeColor="text1"/>
          <w:sz w:val="22"/>
          <w:szCs w:val="22"/>
        </w:rPr>
        <w:t>Ensured data persistence across sessions using local caching and cloud synchronization for a smooth user experience.</w:t>
      </w:r>
    </w:p>
    <w:p w14:paraId="06B80DA2" w14:textId="77777777" w:rsidR="006A285E" w:rsidRDefault="006A285E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color w:val="000000" w:themeColor="text1"/>
          <w:sz w:val="22"/>
          <w:szCs w:val="22"/>
        </w:rPr>
        <w:t xml:space="preserve">Conducted </w:t>
      </w:r>
      <w:r w:rsidRPr="006A285E">
        <w:rPr>
          <w:b/>
          <w:bCs/>
          <w:color w:val="000000" w:themeColor="text1"/>
          <w:sz w:val="22"/>
          <w:szCs w:val="22"/>
        </w:rPr>
        <w:t>functional and performance testing</w:t>
      </w:r>
      <w:r w:rsidRPr="006A285E">
        <w:rPr>
          <w:color w:val="000000" w:themeColor="text1"/>
          <w:sz w:val="22"/>
          <w:szCs w:val="22"/>
        </w:rPr>
        <w:t xml:space="preserve"> on multiple Android devices to ensure compatibility, responsiveness, and reliability.</w:t>
      </w:r>
    </w:p>
    <w:p w14:paraId="76449864" w14:textId="3CA20319" w:rsidR="001E6F70" w:rsidRPr="006A285E" w:rsidRDefault="006A285E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color w:val="000000" w:themeColor="text1"/>
          <w:sz w:val="22"/>
          <w:szCs w:val="22"/>
        </w:rPr>
        <w:t xml:space="preserve">Integrated </w:t>
      </w:r>
      <w:r w:rsidRPr="006A285E">
        <w:rPr>
          <w:b/>
          <w:bCs/>
          <w:color w:val="000000" w:themeColor="text1"/>
          <w:sz w:val="22"/>
          <w:szCs w:val="22"/>
        </w:rPr>
        <w:t>push notifications and alerts</w:t>
      </w:r>
      <w:r w:rsidRPr="006A285E">
        <w:rPr>
          <w:color w:val="000000" w:themeColor="text1"/>
          <w:sz w:val="22"/>
          <w:szCs w:val="22"/>
        </w:rPr>
        <w:t xml:space="preserve"> for important updates, improving real-time communication between students and faculty.</w:t>
      </w:r>
      <w:r w:rsidR="001E6F70" w:rsidRPr="006A285E">
        <w:rPr>
          <w:color w:val="000000" w:themeColor="text1"/>
          <w:sz w:val="22"/>
          <w:szCs w:val="22"/>
        </w:rPr>
        <w:t>.</w:t>
      </w:r>
    </w:p>
    <w:p w14:paraId="61106EF8" w14:textId="77777777" w:rsidR="006A285E" w:rsidRDefault="006A285E" w:rsidP="001E6F70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6A285E">
        <w:rPr>
          <w:color w:val="000000" w:themeColor="text1"/>
          <w:sz w:val="22"/>
          <w:szCs w:val="22"/>
        </w:rPr>
        <w:t xml:space="preserve">Focused on </w:t>
      </w:r>
      <w:r w:rsidRPr="006A285E">
        <w:rPr>
          <w:b/>
          <w:bCs/>
          <w:color w:val="000000" w:themeColor="text1"/>
          <w:sz w:val="22"/>
          <w:szCs w:val="22"/>
        </w:rPr>
        <w:t>UI/UX design principles</w:t>
      </w:r>
      <w:r w:rsidRPr="006A285E">
        <w:rPr>
          <w:color w:val="000000" w:themeColor="text1"/>
          <w:sz w:val="22"/>
          <w:szCs w:val="22"/>
        </w:rPr>
        <w:t xml:space="preserve"> to maintain visual consistency and accessibility across all app features.</w:t>
      </w:r>
    </w:p>
    <w:p w14:paraId="2999196B" w14:textId="20FC5246" w:rsidR="001E6F70" w:rsidRPr="00145A44" w:rsidRDefault="001E6F70" w:rsidP="001E6F70">
      <w:pPr>
        <w:tabs>
          <w:tab w:val="left" w:pos="872"/>
          <w:tab w:val="left" w:pos="874"/>
        </w:tabs>
        <w:spacing w:before="1"/>
        <w:ind w:left="153" w:right="213"/>
        <w:jc w:val="both"/>
        <w:rPr>
          <w:color w:val="000000" w:themeColor="text1"/>
        </w:rPr>
      </w:pPr>
      <w:r w:rsidRPr="00145A44">
        <w:rPr>
          <w:b/>
          <w:color w:val="000000" w:themeColor="text1"/>
        </w:rPr>
        <w:t>Environment:</w:t>
      </w:r>
      <w:r w:rsidRPr="00145A44">
        <w:rPr>
          <w:b/>
          <w:color w:val="000000" w:themeColor="text1"/>
          <w:spacing w:val="-6"/>
        </w:rPr>
        <w:t xml:space="preserve"> </w:t>
      </w:r>
      <w:r w:rsidR="006A285E" w:rsidRPr="006A285E">
        <w:rPr>
          <w:color w:val="000000" w:themeColor="text1"/>
        </w:rPr>
        <w:t>Android Studio, Java, XML, Firebase Realtime Database, Firebase Authentication, Gradle, Android SDK, Windows 10</w:t>
      </w:r>
    </w:p>
    <w:p w14:paraId="02B3AD9E" w14:textId="77777777" w:rsidR="006A285E" w:rsidRDefault="006A285E" w:rsidP="001E6F70">
      <w:pPr>
        <w:jc w:val="both"/>
        <w:rPr>
          <w:b/>
          <w:color w:val="000000" w:themeColor="text1"/>
        </w:rPr>
      </w:pPr>
    </w:p>
    <w:p w14:paraId="63D19080" w14:textId="72EDCC16" w:rsidR="001E6F70" w:rsidRPr="00145A44" w:rsidRDefault="005170CE" w:rsidP="001E6F70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</w:t>
      </w:r>
      <w:r w:rsidR="00370335" w:rsidRPr="00370335">
        <w:rPr>
          <w:b/>
          <w:color w:val="000000" w:themeColor="text1"/>
        </w:rPr>
        <w:t>Graduation &amp; Availability</w:t>
      </w:r>
    </w:p>
    <w:p w14:paraId="6DEC8254" w14:textId="77777777" w:rsidR="00A23290" w:rsidRDefault="00A23290" w:rsidP="005170CE">
      <w:pPr>
        <w:pStyle w:val="ListParagraph"/>
        <w:numPr>
          <w:ilvl w:val="0"/>
          <w:numId w:val="9"/>
        </w:numPr>
        <w:jc w:val="both"/>
        <w:rPr>
          <w:bCs/>
          <w:color w:val="000000" w:themeColor="text1"/>
        </w:rPr>
      </w:pPr>
      <w:r w:rsidRPr="00A23290">
        <w:rPr>
          <w:bCs/>
          <w:color w:val="000000" w:themeColor="text1"/>
        </w:rPr>
        <w:t xml:space="preserve">Expected Graduation: </w:t>
      </w:r>
      <w:r w:rsidRPr="00A23290">
        <w:rPr>
          <w:b/>
          <w:color w:val="000000" w:themeColor="text1"/>
        </w:rPr>
        <w:t>May 2026</w:t>
      </w:r>
      <w:r w:rsidRPr="00A23290">
        <w:rPr>
          <w:bCs/>
          <w:color w:val="000000" w:themeColor="text1"/>
        </w:rPr>
        <w:t xml:space="preserve"> </w:t>
      </w:r>
    </w:p>
    <w:p w14:paraId="12D2213E" w14:textId="10462455" w:rsidR="00A143E7" w:rsidRDefault="00A143E7" w:rsidP="005170CE">
      <w:pPr>
        <w:pStyle w:val="ListParagraph"/>
        <w:numPr>
          <w:ilvl w:val="0"/>
          <w:numId w:val="9"/>
        </w:numPr>
        <w:jc w:val="both"/>
        <w:rPr>
          <w:bCs/>
          <w:color w:val="000000" w:themeColor="text1"/>
        </w:rPr>
      </w:pPr>
      <w:r w:rsidRPr="00A143E7">
        <w:rPr>
          <w:bCs/>
          <w:color w:val="000000" w:themeColor="text1"/>
        </w:rPr>
        <w:t xml:space="preserve">Available for full-time onboarding: </w:t>
      </w:r>
      <w:r w:rsidRPr="00A143E7">
        <w:rPr>
          <w:b/>
          <w:color w:val="000000" w:themeColor="text1"/>
        </w:rPr>
        <w:t>End of 2026</w:t>
      </w:r>
    </w:p>
    <w:p w14:paraId="4047D670" w14:textId="5A2E67C1" w:rsidR="001E6F70" w:rsidRDefault="001E6F70" w:rsidP="001E6F70">
      <w:pPr>
        <w:jc w:val="both"/>
      </w:pPr>
    </w:p>
    <w:p w14:paraId="1EFA61E1" w14:textId="77777777" w:rsidR="001E6F70" w:rsidRDefault="001E6F70" w:rsidP="001E6F70"/>
    <w:p w14:paraId="5B84CD8B" w14:textId="77777777" w:rsidR="00330A64" w:rsidRDefault="00330A64"/>
    <w:sectPr w:rsidR="00330A64" w:rsidSect="001E6F70">
      <w:pgSz w:w="11910" w:h="16840"/>
      <w:pgMar w:top="620" w:right="708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5CD9"/>
    <w:multiLevelType w:val="hybridMultilevel"/>
    <w:tmpl w:val="3566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5637D"/>
    <w:multiLevelType w:val="hybridMultilevel"/>
    <w:tmpl w:val="1320FF9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008126F"/>
    <w:multiLevelType w:val="hybridMultilevel"/>
    <w:tmpl w:val="ADCAB9C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9C2393B"/>
    <w:multiLevelType w:val="hybridMultilevel"/>
    <w:tmpl w:val="754EB160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44163774"/>
    <w:multiLevelType w:val="hybridMultilevel"/>
    <w:tmpl w:val="D3363780"/>
    <w:lvl w:ilvl="0" w:tplc="8FA08820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4D2A2">
      <w:numFmt w:val="bullet"/>
      <w:lvlText w:val=""/>
      <w:lvlJc w:val="left"/>
      <w:pPr>
        <w:ind w:left="1162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3266C4C6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3" w:tplc="59627A5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4" w:tplc="01EC20F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5" w:tplc="556A1D2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6" w:tplc="C662257A">
      <w:numFmt w:val="bullet"/>
      <w:lvlText w:val="•"/>
      <w:lvlJc w:val="left"/>
      <w:pPr>
        <w:ind w:left="6422" w:hanging="360"/>
      </w:pPr>
      <w:rPr>
        <w:rFonts w:hint="default"/>
        <w:lang w:val="en-US" w:eastAsia="en-US" w:bidi="ar-SA"/>
      </w:rPr>
    </w:lvl>
    <w:lvl w:ilvl="7" w:tplc="2D4AFF62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8" w:tplc="14509672">
      <w:numFmt w:val="bullet"/>
      <w:lvlText w:val="•"/>
      <w:lvlJc w:val="left"/>
      <w:pPr>
        <w:ind w:left="852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EF5115"/>
    <w:multiLevelType w:val="hybridMultilevel"/>
    <w:tmpl w:val="8E1654A4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 w15:restartNumberingAfterBreak="0">
    <w:nsid w:val="5CA90F47"/>
    <w:multiLevelType w:val="hybridMultilevel"/>
    <w:tmpl w:val="B08C8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20744"/>
    <w:multiLevelType w:val="hybridMultilevel"/>
    <w:tmpl w:val="BDD2D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2B16AA"/>
    <w:multiLevelType w:val="hybridMultilevel"/>
    <w:tmpl w:val="45229E7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3788458">
    <w:abstractNumId w:val="4"/>
  </w:num>
  <w:num w:numId="2" w16cid:durableId="1602564589">
    <w:abstractNumId w:val="5"/>
  </w:num>
  <w:num w:numId="3" w16cid:durableId="1624847786">
    <w:abstractNumId w:val="0"/>
  </w:num>
  <w:num w:numId="4" w16cid:durableId="1419668733">
    <w:abstractNumId w:val="2"/>
  </w:num>
  <w:num w:numId="5" w16cid:durableId="5326992">
    <w:abstractNumId w:val="8"/>
  </w:num>
  <w:num w:numId="6" w16cid:durableId="922758042">
    <w:abstractNumId w:val="7"/>
  </w:num>
  <w:num w:numId="7" w16cid:durableId="801112881">
    <w:abstractNumId w:val="1"/>
  </w:num>
  <w:num w:numId="8" w16cid:durableId="821048737">
    <w:abstractNumId w:val="3"/>
  </w:num>
  <w:num w:numId="9" w16cid:durableId="188471200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uni nalluri">
    <w15:presenceInfo w15:providerId="Windows Live" w15:userId="b189561a5e390d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70"/>
    <w:rsid w:val="001804A0"/>
    <w:rsid w:val="001E6F70"/>
    <w:rsid w:val="002616FE"/>
    <w:rsid w:val="00330A64"/>
    <w:rsid w:val="00370335"/>
    <w:rsid w:val="004175F5"/>
    <w:rsid w:val="005170CE"/>
    <w:rsid w:val="006A285E"/>
    <w:rsid w:val="006B2025"/>
    <w:rsid w:val="0071784F"/>
    <w:rsid w:val="00883CD3"/>
    <w:rsid w:val="008F76EC"/>
    <w:rsid w:val="00A03BDE"/>
    <w:rsid w:val="00A143E7"/>
    <w:rsid w:val="00A23290"/>
    <w:rsid w:val="00B02815"/>
    <w:rsid w:val="00B53AC7"/>
    <w:rsid w:val="00B56D28"/>
    <w:rsid w:val="00B615D4"/>
    <w:rsid w:val="00BD726C"/>
    <w:rsid w:val="00D37A03"/>
    <w:rsid w:val="00F16DFA"/>
    <w:rsid w:val="00FF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5AD8"/>
  <w15:chartTrackingRefBased/>
  <w15:docId w15:val="{15F2A545-442B-4958-84A9-428636C1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F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7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E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7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E6F70"/>
    <w:pPr>
      <w:ind w:left="874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E6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E6F70"/>
    <w:rPr>
      <w:color w:val="467886" w:themeColor="hyperlink"/>
      <w:u w:val="single"/>
    </w:rPr>
  </w:style>
  <w:style w:type="character" w:styleId="Strong">
    <w:name w:val="Strong"/>
    <w:uiPriority w:val="22"/>
    <w:qFormat/>
    <w:rsid w:val="001E6F70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1E6F70"/>
  </w:style>
  <w:style w:type="paragraph" w:styleId="NormalWeb">
    <w:name w:val="Normal (Web)"/>
    <w:basedOn w:val="Normal"/>
    <w:uiPriority w:val="99"/>
    <w:unhideWhenUsed/>
    <w:rsid w:val="001E6F7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1E6F70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6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eshwanth-akula-0339a925b/" TargetMode="External"/><Relationship Id="rId5" Type="http://schemas.openxmlformats.org/officeDocument/2006/relationships/hyperlink" Target="mailto:Akulayeshwanth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Suryadevara</dc:creator>
  <cp:keywords/>
  <dc:description/>
  <cp:lastModifiedBy>akulayeshwanth3@gmail.com</cp:lastModifiedBy>
  <cp:revision>12</cp:revision>
  <cp:lastPrinted>2025-10-09T20:42:00Z</cp:lastPrinted>
  <dcterms:created xsi:type="dcterms:W3CDTF">2025-10-09T20:42:00Z</dcterms:created>
  <dcterms:modified xsi:type="dcterms:W3CDTF">2026-02-02T07:42:00Z</dcterms:modified>
</cp:coreProperties>
</file>